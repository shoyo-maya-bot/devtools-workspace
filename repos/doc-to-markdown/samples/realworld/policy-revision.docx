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jc w:val="left"/>
        <w:rPr/>
      </w:pPr>
      <w:r>
        <w:rPr/>
        <w:t>経費精算規程</w:t>
      </w:r>
    </w:p>
    <w:p>
      <w:pPr>
        <w:pStyle w:val="Heading1"/>
        <w:bidi w:val="0"/>
        <w:ind w:hanging="0" w:left="0"/>
        <w:jc w:val="left"/>
        <w:rPr/>
      </w:pPr>
      <w:r>
        <w:rPr/>
        <w:t>第</w:t>
      </w:r>
      <w:r>
        <w:rPr/>
        <w:t>1</w:t>
      </w:r>
      <w:r>
        <w:rPr/>
        <w:t>条 目的</w:t>
      </w:r>
    </w:p>
    <w:p>
      <w:pPr>
        <w:pStyle w:val="Normal"/>
        <w:bidi w:val="0"/>
        <w:jc w:val="left"/>
        <w:rPr/>
      </w:pPr>
      <w:r>
        <w:rPr/>
        <w:t>本規程は、業務上の経費の精算手続きを定める</w:t>
      </w:r>
      <w:r>
        <w:rPr>
          <w:rStyle w:val="FootnoteReference"/>
        </w:rPr>
        <w:footnoteReference w:id="2"/>
      </w:r>
      <w:r>
        <w:rPr/>
        <w:t>。詳細は</w:t>
      </w:r>
      <w:hyperlink r:id="rId2">
        <w:r>
          <w:rPr>
            <w:rStyle w:val="Hyperlink"/>
          </w:rPr>
          <w:t>規程集</w:t>
        </w:r>
      </w:hyperlink>
      <w:r>
        <w:rPr/>
        <w:t>を参照する。</w:t>
      </w:r>
    </w:p>
    <w:p>
      <w:pPr>
        <w:pStyle w:val="Heading1"/>
        <w:bidi w:val="0"/>
        <w:ind w:hanging="0" w:left="0"/>
        <w:jc w:val="left"/>
        <w:rPr/>
      </w:pPr>
      <w:r>
        <w:rPr/>
        <w:t>第</w:t>
      </w:r>
      <w:r>
        <w:rPr/>
        <w:t>2</w:t>
      </w:r>
      <w:r>
        <w:rPr/>
        <w:t>条 対象と上限</w:t>
      </w:r>
    </w:p>
    <w:p>
      <w:pPr>
        <w:pStyle w:val="Normal"/>
        <w:bidi w:val="0"/>
        <w:jc w:val="left"/>
        <w:rPr/>
      </w:pPr>
      <w:r>
        <w:rPr/>
        <w:t xml:space="preserve">宿泊費の上限は </w:t>
      </w:r>
      <w:del w:id="0" w:author="佐藤" w:date="2026-04-01T10:00:00Z">
        <w:r>
          <w:rPr/>
          <w:delText xml:space="preserve">8000 </w:delText>
        </w:r>
      </w:del>
      <w:del w:id="1" w:author="佐藤" w:date="2026-04-01T10:00:00Z">
        <w:r>
          <w:rPr/>
          <w:delText>円</w:delText>
        </w:r>
      </w:del>
      <w:ins w:id="2" w:author="佐藤" w:date="2026-04-01T10:00:00Z">
        <w:r>
          <w:rPr/>
          <w:t xml:space="preserve">10000 </w:t>
        </w:r>
      </w:ins>
      <w:ins w:id="3" w:author="佐藤" w:date="2026-04-01T10:00:00Z">
        <w:r>
          <w:rPr/>
          <w:t>円</w:t>
        </w:r>
      </w:ins>
      <w:r>
        <w:rPr/>
        <w:t>とする。</w:t>
      </w:r>
    </w:p>
    <w:p>
      <w:pPr>
        <w:pStyle w:val="Normal"/>
        <w:bidi w:val="0"/>
        <w:jc w:val="left"/>
        <w:rPr/>
      </w:pPr>
      <w:commentRangeStart w:id="0"/>
      <w:r>
        <w:rPr/>
        <w:t>交通費は実費</w:t>
      </w:r>
      <w:r>
        <w:rPr/>
      </w:r>
      <w:commentRangeEnd w:id="0"/>
      <w:r>
        <w:commentReference w:id="0"/>
      </w:r>
      <w:r>
        <w:rPr/>
        <w:t>を支給する。</w:t>
      </w:r>
    </w:p>
    <w:p>
      <w:pPr>
        <w:pStyle w:val="Normal"/>
        <w:bidi w:val="0"/>
        <w:jc w:val="left"/>
        <w:rPr/>
      </w:pPr>
      <w:r>
        <w:rPr/>
        <w:t>区分ごとの扱いは次の表のとおり。</w:t>
      </w:r>
      <w:r>
        <mc:AlternateContent>
          <mc:Choice Requires="wps">
            <w:drawing>
              <wp:anchor behindDoc="0" distT="72390" distB="72390" distL="72390" distR="72390" simplePos="0" locked="0" layoutInCell="0" allowOverlap="1" relativeHeight="2">
                <wp:simplePos x="0" y="0"/>
                <wp:positionH relativeFrom="column">
                  <wp:align>center</wp:align>
                </wp:positionH>
                <wp:positionV relativeFrom="line">
                  <wp:align>top</wp:align>
                </wp:positionV>
                <wp:extent cx="4319905" cy="539750"/>
                <wp:effectExtent l="0" t="0" r="0" b="0"/>
                <wp:wrapSquare wrapText="bothSides"/>
                <wp:docPr id="1" name="注意枠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9905" cy="53975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left"/>
                              <w:rPr/>
                            </w:pPr>
                            <w:r>
                              <w:rPr/>
                              <w:t>注意</w:t>
                            </w:r>
                            <w:r>
                              <w:rPr/>
                              <w:t xml:space="preserve">: </w:t>
                            </w:r>
                            <w:r>
                              <w:rPr/>
                              <w:t>領収書の原本を提出すること</w:t>
                            </w:r>
                          </w:p>
                        </w:txbxContent>
                      </wps:txbx>
                      <wps:bodyPr anchor="t" lIns="53975" tIns="53975" rIns="53975" bIns="5397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00000" strokeweight="0pt" style="position:absolute;rotation:-0;width:340.15pt;height:42.5pt;mso-wrap-distance-left:5.7pt;mso-wrap-distance-right:5.7pt;mso-wrap-distance-top:5.7pt;mso-wrap-distance-bottom:5.7pt;margin-top:5.7pt;mso-position-vertical:top;mso-position-vertical-relative:text;margin-left:70.9pt;mso-position-horizontal:center;mso-position-horizontal-relative:text">
                <v:textbox inset="0.0590277777777778in,0.0590277777777778in,0.0590277777777778in,0.0590277777777778in">
                  <w:txbxContent>
                    <w:p>
                      <w:pPr>
                        <w:pStyle w:val="FrameContents"/>
                        <w:bidi w:val="0"/>
                        <w:jc w:val="left"/>
                        <w:rPr/>
                      </w:pPr>
                      <w:r>
                        <w:rPr/>
                        <w:t>注意</w:t>
                      </w:r>
                      <w:r>
                        <w:rPr/>
                        <w:t xml:space="preserve">: </w:t>
                      </w:r>
                      <w:r>
                        <w:rPr/>
                        <w:t>領収書の原本を提出すること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区分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手段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扱い</w:t>
            </w:r>
          </w:p>
        </w:tc>
      </w:tr>
      <w:tr>
        <w:trPr/>
        <w:tc>
          <w:tcPr>
            <w:tcW w:w="3212" w:type="dxa"/>
            <w:vMerge w:val="restart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交通費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電車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実費</w:t>
            </w:r>
          </w:p>
        </w:tc>
      </w:tr>
      <w:tr>
        <w:trPr/>
        <w:tc>
          <w:tcPr>
            <w:tcW w:w="3212" w:type="dxa"/>
            <w:vMerge w:val="continue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タクシー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事前承認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宿泊費</w:t>
            </w:r>
          </w:p>
        </w:tc>
        <w:tc>
          <w:tcPr>
            <w:tcW w:w="6426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10000 </w:t>
            </w:r>
            <w:r>
              <w:rPr/>
              <w:t>円まで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接待費</w:t>
            </w:r>
          </w:p>
        </w:tc>
        <w:tc>
          <w:tcPr>
            <w:tcW w:w="3213" w:type="dxa"/>
            <w:tcBorders/>
          </w:tcPr>
          <w:tbl>
            <w:tblPr>
              <w:tblW w:w="5000" w:type="pct"/>
              <w:jc w:val="left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606"/>
              <w:gridCol w:w="1607"/>
            </w:tblGrid>
            <w:tr>
              <w:trPr/>
              <w:tc>
                <w:tcPr>
                  <w:tcW w:w="1606" w:type="dxa"/>
                  <w:tcBorders/>
                </w:tcPr>
                <w:p>
                  <w:pPr>
                    <w:pStyle w:val="Normal"/>
                    <w:bidi w:val="0"/>
                    <w:jc w:val="left"/>
                    <w:rPr/>
                  </w:pPr>
                  <w:r>
                    <w:rPr/>
                    <w:t>社内</w:t>
                  </w:r>
                </w:p>
              </w:tc>
              <w:tc>
                <w:tcPr>
                  <w:tcW w:w="1607" w:type="dxa"/>
                  <w:tcBorders/>
                </w:tcPr>
                <w:p>
                  <w:pPr>
                    <w:pStyle w:val="Normal"/>
                    <w:bidi w:val="0"/>
                    <w:jc w:val="left"/>
                    <w:rPr/>
                  </w:pPr>
                  <w:r>
                    <w:rPr/>
                    <w:t>不可</w:t>
                  </w:r>
                </w:p>
              </w:tc>
            </w:tr>
            <w:tr>
              <w:trPr/>
              <w:tc>
                <w:tcPr>
                  <w:tcW w:w="1606" w:type="dxa"/>
                  <w:tcBorders/>
                </w:tcPr>
                <w:p>
                  <w:pPr>
                    <w:pStyle w:val="Normal"/>
                    <w:bidi w:val="0"/>
                    <w:jc w:val="left"/>
                    <w:rPr/>
                  </w:pPr>
                  <w:r>
                    <w:rPr/>
                    <w:t>社外</w:t>
                  </w:r>
                </w:p>
              </w:tc>
              <w:tc>
                <w:tcPr>
                  <w:tcW w:w="1607" w:type="dxa"/>
                  <w:tcBorders/>
                </w:tcPr>
                <w:p>
                  <w:pPr>
                    <w:pStyle w:val="Normal"/>
                    <w:bidi w:val="0"/>
                    <w:jc w:val="left"/>
                    <w:rPr/>
                  </w:pPr>
                  <w:r>
                    <w:rPr/>
                    <w:t>可</w:t>
                  </w:r>
                </w:p>
              </w:tc>
            </w:tr>
          </w:tbl>
          <w:p/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部長承認</w:t>
            </w:r>
          </w:p>
        </w:tc>
      </w:tr>
    </w:tbl>
    <w:p>
      <w:pPr>
        <w:pStyle w:val="Heading2"/>
        <w:bidi w:val="0"/>
        <w:ind w:hanging="0" w:left="0"/>
        <w:jc w:val="left"/>
        <w:rPr/>
      </w:pPr>
      <w:r>
        <w:rPr/>
        <w:t>申請の手順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申請書を作成する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上長が</w:t>
      </w:r>
      <w:r>
        <w:rPr/>
        <w:t>承認</w:t>
      </w:r>
      <w:r>
        <w:rPr/>
        <w:t>する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添付するもの</w:t>
      </w:r>
    </w:p>
    <w:p>
      <w:pPr>
        <w:pStyle w:val="Normal"/>
        <w:numPr>
          <w:ilvl w:val="1"/>
          <w:numId w:val="3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領収書</w:t>
      </w:r>
    </w:p>
    <w:p>
      <w:pPr>
        <w:pStyle w:val="Normal"/>
        <w:numPr>
          <w:ilvl w:val="1"/>
          <w:numId w:val="3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行程表</w:t>
      </w:r>
    </w:p>
    <w:sectPr>
      <w:headerReference w:type="default" r:id="rId3"/>
      <w:footerReference w:type="default" r:id="rId4"/>
      <w:footnotePr>
        <w:numFmt w:val="decimal"/>
      </w:footnotePr>
      <w:type w:val="nextPage"/>
      <w:pgSz w:w="11906" w:h="16838"/>
      <w:pgMar w:left="1134" w:right="1134" w:gutter="0" w:header="1134" w:top="1436" w:footer="1134" w:bottom="1436"/>
      <w:pgNumType w:fmt="decimal"/>
      <w:formProt w:val="false"/>
      <w:textDirection w:val="lrTb"/>
      <w:docGrid w:type="default" w:linePitch="600" w:charSpace="32768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田中" w:date="2026-04-01T10:00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sz w:val="24"/>
          <w:lang w:val="en-US" w:eastAsia="en-US" w:bidi="en-US"/>
        </w:rPr>
        <w:t>税込か税抜か明記してください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left"/>
      <w:rPr/>
    </w:pPr>
    <w:r>
      <w:rPr/>
      <w:t>サンプル株式会社 総務部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left="340"/>
        <w:jc w:val="left"/>
        <w:rPr/>
      </w:pPr>
      <w:r>
        <w:rPr>
          <w:rStyle w:val="FootnoteCharacters"/>
        </w:rPr>
        <w:footnoteRef/>
      </w:r>
      <w:r>
        <w:rPr/>
        <w:tab/>
        <w:t>出張旅費規程を含む。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left"/>
      <w:rPr/>
    </w:pPr>
    <w:r>
      <w:rPr/>
      <w:t>社外秘 経費精算規程 第</w:t>
    </w:r>
    <w:r>
      <w:rPr/>
      <w:t>2</w:t>
    </w:r>
    <w:r>
      <w:rPr/>
      <w:t>版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◦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numPr>
        <w:ilvl w:val="0"/>
        <w:numId w:val="1"/>
      </w:numPr>
      <w:outlineLvl w:val="0"/>
    </w:pPr>
    <w:rPr>
      <w:b/>
      <w:sz w:val="32"/>
    </w:rPr>
  </w:style>
  <w:style w:type="paragraph" w:styleId="Heading2">
    <w:name w:val="Heading 2"/>
    <w:basedOn w:val="Heading"/>
    <w:qFormat/>
    <w:pPr>
      <w:numPr>
        <w:ilvl w:val="1"/>
        <w:numId w:val="1"/>
      </w:numPr>
      <w:outlineLvl w:val="1"/>
    </w:pPr>
    <w:rPr>
      <w:b/>
      <w:sz w:val="26"/>
    </w:rPr>
  </w:style>
  <w:style w:type="character" w:styleId="Hyperlink">
    <w:name w:val="Hyperlink"/>
    <w:rPr>
      <w:color w:val="000080"/>
      <w:u w:val="single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kern w:val="2"/>
      <w:sz w:val="40"/>
      <w:szCs w:val="24"/>
      <w:lang w:val="en-US" w:eastAsia="zh-CN" w:bidi="hi-IN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rules/expens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otnotes" Target="footnotes.xml"/><Relationship Id="rId6" Type="http://schemas.openxmlformats.org/officeDocument/2006/relationships/comments" Target="comment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